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4.png" ContentType="image/png"/>
  <Override PartName="/word/media/image3.png" ContentType="image/png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 w:val="false"/>
        <w:rPr>
          <w:rFonts w:ascii="Times New Roman" w:hAnsi="Times New Roman" w:cs="Times New Roman"/>
          <w:bCs/>
          <w:color w:val="000000"/>
        </w:rPr>
      </w:pPr>
      <w:r>
        <w:rPr>
          <w:rFonts w:cs="Times New Roman" w:ascii="Times New Roman" w:hAnsi="Times New Roman"/>
          <w:b/>
          <w:bCs/>
          <w:color w:val="000000"/>
        </w:rPr>
        <w:t xml:space="preserve">Overview </w:t>
      </w:r>
    </w:p>
    <w:p>
      <w:pPr>
        <w:pStyle w:val="Normal"/>
        <w:widowControl w:val="false"/>
        <w:rPr>
          <w:rFonts w:ascii="Times New Roman" w:hAnsi="Times New Roman" w:cs="Times New Roman"/>
          <w:bCs/>
          <w:color w:val="000000"/>
        </w:rPr>
      </w:pPr>
      <w:r>
        <w:rPr>
          <w:rFonts w:cs="Times New Roman" w:ascii="Times New Roman" w:hAnsi="Times New Roman"/>
          <w:bCs/>
          <w:color w:val="000000"/>
        </w:rPr>
        <w:t>Today’s tutorial introduce</w:t>
      </w:r>
      <w:ins w:id="0" w:author="Sara Mostafavi" w:date="2017-10-18T12:42:00Z">
        <w:r>
          <w:rPr>
            <w:rFonts w:cs="Times New Roman" w:ascii="Times New Roman" w:hAnsi="Times New Roman"/>
            <w:bCs/>
            <w:color w:val="000000"/>
          </w:rPr>
          <w:t>s</w:t>
        </w:r>
      </w:ins>
      <w:r>
        <w:rPr>
          <w:rFonts w:cs="Times New Roman" w:ascii="Times New Roman" w:hAnsi="Times New Roman"/>
          <w:bCs/>
          <w:color w:val="000000"/>
        </w:rPr>
        <w:t xml:space="preserve"> you to R, and suggest</w:t>
      </w:r>
      <w:ins w:id="1" w:author="Sara Mostafavi" w:date="2017-10-18T12:42:00Z">
        <w:r>
          <w:rPr>
            <w:rFonts w:cs="Times New Roman" w:ascii="Times New Roman" w:hAnsi="Times New Roman"/>
            <w:bCs/>
            <w:color w:val="000000"/>
          </w:rPr>
          <w:t>s</w:t>
        </w:r>
      </w:ins>
      <w:r>
        <w:rPr>
          <w:rFonts w:cs="Times New Roman" w:ascii="Times New Roman" w:hAnsi="Times New Roman"/>
          <w:bCs/>
          <w:color w:val="000000"/>
        </w:rPr>
        <w:t xml:space="preserve"> some best practices for writing readable, and reproducible code. We will use RStudio, an Interactive Development Environment (IDE) that wraps around R so you don’t have to use the terminal. </w:t>
      </w:r>
      <w:bookmarkStart w:id="0" w:name="_GoBack"/>
      <w:bookmarkEnd w:id="0"/>
    </w:p>
    <w:p>
      <w:pPr>
        <w:pStyle w:val="Normal"/>
        <w:widowControl w:val="false"/>
        <w:rPr>
          <w:rFonts w:ascii="Times New Roman" w:hAnsi="Times New Roman" w:cs="Times New Roman"/>
          <w:bCs/>
          <w:color w:val="000000"/>
        </w:rPr>
      </w:pPr>
      <w:ins w:id="2" w:author="Sara Mostafavi" w:date="2017-10-18T12:44:00Z">
        <w:r>
          <w:rPr>
            <w:rFonts w:cs="Times New Roman" w:ascii="Times New Roman" w:hAnsi="Times New Roman"/>
            <w:bCs/>
            <w:color w:val="000000"/>
          </w:rPr>
        </w:r>
      </w:ins>
    </w:p>
    <w:p>
      <w:pPr>
        <w:pStyle w:val="Normal"/>
        <w:widowControl w:val="false"/>
        <w:rPr/>
      </w:pPr>
      <w:r>
        <w:rPr>
          <w:rFonts w:cs="Times New Roman" w:ascii="Times New Roman" w:hAnsi="Times New Roman"/>
          <w:bCs/>
          <w:rPrChange w:id="0" w:author="Jasleen Grewal" w:date="2017-10-20T06:18:00Z">
            <w:rPr>
              <w:bCs/>
              <w:rFonts w:ascii="Times New Roman" w:hAnsi="Times New Roman" w:cs="Times New Roman"/>
              <w:color w:val="000000"/>
            </w:rPr>
          </w:rPrChange>
        </w:rPr>
        <w:t xml:space="preserve">There are various file formats you typically use within RStudio.  To start, we will use R Markdown, which generally refers to a document that is written in Markdown () with embedded chunks of R code. This website contains additional information about R markdown, which may come in handy later on: </w:t>
      </w:r>
      <w:hyperlink r:id="rId2">
        <w:r>
          <w:rPr>
            <w:rStyle w:val="InternetLink"/>
            <w:rFonts w:cs="Times New Roman" w:ascii="Times New Roman" w:hAnsi="Times New Roman"/>
            <w:bCs/>
          </w:rPr>
          <w:t>http://rmarkdown.rstudio.com/articles_intro.html</w:t>
        </w:r>
      </w:hyperlink>
      <w:ins w:id="4" w:author="Jasleen Grewal" w:date="2017-10-20T06:18:00Z">
        <w:r>
          <w:rPr>
            <w:rStyle w:val="InternetLink"/>
            <w:rFonts w:cs="Times New Roman" w:ascii="Times New Roman" w:hAnsi="Times New Roman"/>
            <w:bCs/>
          </w:rPr>
          <w:t xml:space="preserve"> </w:t>
        </w:r>
      </w:ins>
      <w:r>
        <w:rPr>
          <w:rFonts w:cs="Times New Roman" w:ascii="Times New Roman" w:hAnsi="Times New Roman"/>
          <w:bCs/>
          <w:color w:val="000000"/>
        </w:rPr>
        <w:t xml:space="preserve"> </w:t>
      </w:r>
    </w:p>
    <w:p>
      <w:pPr>
        <w:pStyle w:val="Normal"/>
        <w:widowControl w:val="false"/>
        <w:rPr>
          <w:rFonts w:ascii="Times New Roman" w:hAnsi="Times New Roman" w:cs="Times New Roman"/>
          <w:bCs/>
          <w:color w:val="000000"/>
        </w:rPr>
      </w:pPr>
      <w:r>
        <w:rPr>
          <w:rFonts w:cs="Times New Roman" w:ascii="Times New Roman" w:hAnsi="Times New Roman"/>
          <w:bCs/>
          <w:color w:val="000000"/>
        </w:rPr>
      </w:r>
    </w:p>
    <w:p>
      <w:pPr>
        <w:pStyle w:val="Normal"/>
        <w:widowControl w:val="false"/>
        <w:rPr>
          <w:rFonts w:ascii="Times New Roman" w:hAnsi="Times New Roman" w:cs="Times New Roman"/>
          <w:b/>
          <w:b/>
          <w:bCs/>
          <w:color w:val="000000"/>
        </w:rPr>
      </w:pPr>
      <w:r>
        <w:rPr>
          <w:rFonts w:cs="Times New Roman" w:ascii="Times New Roman" w:hAnsi="Times New Roman"/>
          <w:b/>
          <w:bCs/>
          <w:color w:val="000000"/>
        </w:rPr>
        <w:t>Learning Objectives</w:t>
      </w:r>
    </w:p>
    <w:p>
      <w:pPr>
        <w:pStyle w:val="Normal"/>
        <w:widowControl w:val="false"/>
        <w:rPr>
          <w:rFonts w:ascii="Times New Roman" w:hAnsi="Times New Roman" w:cs="Times New Roman"/>
          <w:bCs/>
          <w:color w:val="000000"/>
        </w:rPr>
      </w:pPr>
      <w:r>
        <w:rPr>
          <w:rFonts w:cs="Times New Roman" w:ascii="Times New Roman" w:hAnsi="Times New Roman"/>
          <w:bCs/>
          <w:color w:val="000000"/>
        </w:rPr>
        <w:t>The instructions below will summarize how to set up RStudio, and guide you through an introductory tutorial using an R Markdown file. By the end of this tutorial, you will be able to:</w:t>
      </w:r>
    </w:p>
    <w:p>
      <w:pPr>
        <w:pStyle w:val="ListParagraph"/>
        <w:widowControl w:val="false"/>
        <w:numPr>
          <w:ilvl w:val="0"/>
          <w:numId w:val="2"/>
        </w:numPr>
        <w:rPr>
          <w:rFonts w:ascii="Times New Roman" w:hAnsi="Times New Roman" w:cs="Times New Roman"/>
          <w:bCs/>
          <w:color w:val="000000"/>
        </w:rPr>
      </w:pPr>
      <w:r>
        <w:rPr>
          <w:rFonts w:cs="Times New Roman" w:ascii="Times New Roman" w:hAnsi="Times New Roman"/>
          <w:bCs/>
          <w:color w:val="000000"/>
        </w:rPr>
        <w:t>Navigate RStudio</w:t>
      </w:r>
    </w:p>
    <w:p>
      <w:pPr>
        <w:pStyle w:val="ListParagraph"/>
        <w:widowControl w:val="false"/>
        <w:numPr>
          <w:ilvl w:val="0"/>
          <w:numId w:val="2"/>
        </w:numPr>
        <w:rPr>
          <w:rFonts w:ascii="Times New Roman" w:hAnsi="Times New Roman" w:cs="Times New Roman"/>
          <w:bCs/>
          <w:color w:val="000000"/>
        </w:rPr>
      </w:pPr>
      <w:r>
        <w:rPr>
          <w:rFonts w:cs="Times New Roman" w:ascii="Times New Roman" w:hAnsi="Times New Roman"/>
          <w:bCs/>
          <w:color w:val="000000"/>
        </w:rPr>
        <w:t>Understand the difference between R scripts and R Markdowns</w:t>
      </w:r>
    </w:p>
    <w:p>
      <w:pPr>
        <w:pStyle w:val="ListParagraph"/>
        <w:widowControl w:val="false"/>
        <w:numPr>
          <w:ilvl w:val="0"/>
          <w:numId w:val="2"/>
        </w:numPr>
        <w:rPr>
          <w:rFonts w:ascii="Times New Roman" w:hAnsi="Times New Roman" w:cs="Times New Roman"/>
          <w:bCs/>
          <w:color w:val="000000"/>
        </w:rPr>
      </w:pPr>
      <w:r>
        <w:rPr>
          <w:rFonts w:cs="Times New Roman" w:ascii="Times New Roman" w:hAnsi="Times New Roman"/>
          <w:bCs/>
          <w:color w:val="000000"/>
        </w:rPr>
        <w:t>Print the current working directory, distinguish between absolute and relative paths</w:t>
      </w:r>
    </w:p>
    <w:p>
      <w:pPr>
        <w:pStyle w:val="ListParagraph"/>
        <w:widowControl w:val="false"/>
        <w:numPr>
          <w:ilvl w:val="0"/>
          <w:numId w:val="2"/>
        </w:numPr>
        <w:rPr>
          <w:rFonts w:ascii="Times New Roman" w:hAnsi="Times New Roman" w:cs="Times New Roman"/>
          <w:bCs/>
          <w:color w:val="000000"/>
        </w:rPr>
      </w:pPr>
      <w:r>
        <w:rPr>
          <w:rFonts w:cs="Times New Roman" w:ascii="Times New Roman" w:hAnsi="Times New Roman"/>
          <w:bCs/>
          <w:color w:val="000000"/>
        </w:rPr>
        <w:t>Install and load libraries in R</w:t>
      </w:r>
    </w:p>
    <w:p>
      <w:pPr>
        <w:pStyle w:val="ListParagraph"/>
        <w:widowControl w:val="false"/>
        <w:numPr>
          <w:ilvl w:val="0"/>
          <w:numId w:val="2"/>
        </w:numPr>
        <w:rPr>
          <w:rFonts w:ascii="Times New Roman" w:hAnsi="Times New Roman" w:cs="Times New Roman"/>
          <w:bCs/>
          <w:color w:val="000000"/>
        </w:rPr>
      </w:pPr>
      <w:r>
        <w:rPr>
          <w:rFonts w:cs="Times New Roman" w:ascii="Times New Roman" w:hAnsi="Times New Roman"/>
          <w:bCs/>
          <w:color w:val="000000"/>
        </w:rPr>
        <w:t>Load sample data, view the contents of a table, and manipulate the data using basic functions</w:t>
      </w:r>
    </w:p>
    <w:p>
      <w:pPr>
        <w:pStyle w:val="ListParagraph"/>
        <w:widowControl w:val="false"/>
        <w:numPr>
          <w:ilvl w:val="0"/>
          <w:numId w:val="2"/>
        </w:numPr>
        <w:rPr>
          <w:rFonts w:ascii="Times New Roman" w:hAnsi="Times New Roman" w:cs="Times New Roman"/>
          <w:bCs/>
          <w:color w:val="000000"/>
        </w:rPr>
      </w:pPr>
      <w:r>
        <w:rPr>
          <w:rFonts w:cs="Times New Roman" w:ascii="Times New Roman" w:hAnsi="Times New Roman"/>
          <w:bCs/>
          <w:color w:val="000000"/>
        </w:rPr>
        <w:t>Save output to a directory of your choice</w:t>
      </w:r>
    </w:p>
    <w:p>
      <w:pPr>
        <w:pStyle w:val="ListParagraph"/>
        <w:widowControl w:val="false"/>
        <w:numPr>
          <w:ilvl w:val="0"/>
          <w:numId w:val="2"/>
        </w:numPr>
        <w:rPr>
          <w:rFonts w:ascii="Times New Roman" w:hAnsi="Times New Roman" w:cs="Times New Roman"/>
          <w:bCs/>
          <w:color w:val="000000"/>
        </w:rPr>
      </w:pPr>
      <w:r>
        <w:rPr>
          <w:rFonts w:cs="Times New Roman" w:ascii="Times New Roman" w:hAnsi="Times New Roman"/>
          <w:bCs/>
          <w:color w:val="000000"/>
        </w:rPr>
        <w:t xml:space="preserve">Trace a workflow for debugging any issues you encounter </w:t>
      </w:r>
    </w:p>
    <w:p>
      <w:pPr>
        <w:pStyle w:val="ListParagraph"/>
        <w:widowControl w:val="false"/>
        <w:ind w:left="1080" w:hanging="0"/>
        <w:rPr>
          <w:rFonts w:ascii="Times New Roman" w:hAnsi="Times New Roman" w:cs="Times New Roman"/>
          <w:bCs/>
          <w:color w:val="000000"/>
        </w:rPr>
      </w:pPr>
      <w:r>
        <w:rPr>
          <w:rFonts w:cs="Times New Roman" w:ascii="Times New Roman" w:hAnsi="Times New Roman"/>
          <w:bCs/>
          <w:color w:val="000000"/>
        </w:rPr>
      </w:r>
    </w:p>
    <w:p>
      <w:pPr>
        <w:pStyle w:val="ListParagraph"/>
        <w:widowControl w:val="false"/>
        <w:ind w:left="0" w:hanging="0"/>
        <w:rPr>
          <w:rFonts w:ascii="Times New Roman" w:hAnsi="Times New Roman" w:cs="Times New Roman"/>
          <w:bCs/>
          <w:color w:val="000000"/>
        </w:rPr>
      </w:pPr>
      <w:r>
        <w:rPr>
          <w:rFonts w:cs="Times New Roman" w:ascii="Times New Roman" w:hAnsi="Times New Roman"/>
          <w:b/>
          <w:bCs/>
          <w:color w:val="000000"/>
        </w:rPr>
        <w:t>Supporting files required</w:t>
      </w:r>
    </w:p>
    <w:p>
      <w:pPr>
        <w:pStyle w:val="ListParagraph"/>
        <w:widowControl w:val="false"/>
        <w:numPr>
          <w:ilvl w:val="0"/>
          <w:numId w:val="3"/>
        </w:numPr>
        <w:rPr>
          <w:rFonts w:ascii="Times New Roman" w:hAnsi="Times New Roman" w:cs="Times New Roman"/>
          <w:b/>
          <w:b/>
          <w:bCs/>
          <w:color w:val="000000"/>
        </w:rPr>
      </w:pPr>
      <w:r>
        <w:rPr>
          <w:rFonts w:cs="Times New Roman" w:ascii="Times New Roman" w:hAnsi="Times New Roman"/>
          <w:bCs/>
          <w:color w:val="000000"/>
        </w:rPr>
        <w:t>getting_started_with_R.pdf</w:t>
      </w:r>
    </w:p>
    <w:p>
      <w:pPr>
        <w:pStyle w:val="ListParagraph"/>
        <w:widowControl w:val="false"/>
        <w:numPr>
          <w:ilvl w:val="0"/>
          <w:numId w:val="3"/>
        </w:numPr>
        <w:rPr>
          <w:rFonts w:ascii="Times New Roman" w:hAnsi="Times New Roman" w:cs="Times New Roman"/>
          <w:b/>
          <w:b/>
          <w:bCs/>
          <w:color w:val="000000"/>
        </w:rPr>
      </w:pPr>
      <w:r>
        <w:rPr>
          <w:rFonts w:cs="Times New Roman" w:ascii="Times New Roman" w:hAnsi="Times New Roman"/>
          <w:bCs/>
          <w:color w:val="000000"/>
        </w:rPr>
        <w:t>getting_started_with_R.Rmd</w:t>
      </w:r>
    </w:p>
    <w:p>
      <w:pPr>
        <w:pStyle w:val="ListParagraph"/>
        <w:widowControl w:val="false"/>
        <w:numPr>
          <w:ilvl w:val="0"/>
          <w:numId w:val="3"/>
        </w:numPr>
        <w:rPr>
          <w:rFonts w:ascii="Times New Roman" w:hAnsi="Times New Roman" w:cs="Times New Roman"/>
          <w:b/>
          <w:b/>
          <w:bCs/>
          <w:color w:val="000000"/>
        </w:rPr>
      </w:pPr>
      <w:r>
        <w:rPr>
          <w:rFonts w:cs="Times New Roman" w:ascii="Times New Roman" w:hAnsi="Times New Roman"/>
          <w:bCs/>
          <w:color w:val="000000"/>
        </w:rPr>
        <w:t>sample_data_seminar0a.txt</w:t>
      </w:r>
    </w:p>
    <w:p>
      <w:pPr>
        <w:pStyle w:val="ListParagraph"/>
        <w:widowControl w:val="false"/>
        <w:ind w:left="360" w:hanging="0"/>
        <w:rPr>
          <w:rFonts w:ascii="Times New Roman" w:hAnsi="Times New Roman" w:cs="Times New Roman"/>
          <w:b/>
          <w:b/>
          <w:bCs/>
          <w:color w:val="000000"/>
        </w:rPr>
      </w:pPr>
      <w:r>
        <w:br w:type="column"/>
      </w:r>
      <w:r>
        <w:rPr>
          <w:rFonts w:cs="Times New Roman" w:ascii="Times New Roman" w:hAnsi="Times New Roman"/>
          <w:b/>
          <w:bCs/>
          <w:color w:val="000000"/>
        </w:rPr>
        <w:t>GETTING STARTED: Installing RStudio and opening the RMarkdown file</w:t>
      </w:r>
    </w:p>
    <w:p>
      <w:pPr>
        <w:pStyle w:val="ListParagraph"/>
        <w:widowControl w:val="false"/>
        <w:numPr>
          <w:ilvl w:val="0"/>
          <w:numId w:val="1"/>
        </w:numPr>
        <w:spacing w:lineRule="atLeast" w:line="380" w:before="0" w:after="240"/>
        <w:contextualSpacing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b/>
          <w:bCs/>
          <w:color w:val="000000"/>
        </w:rPr>
        <w:t xml:space="preserve">Install RStudio </w:t>
      </w:r>
    </w:p>
    <w:p>
      <w:pPr>
        <w:pStyle w:val="ListParagraph"/>
        <w:widowControl w:val="false"/>
        <w:numPr>
          <w:ilvl w:val="1"/>
          <w:numId w:val="1"/>
        </w:numPr>
        <w:spacing w:lineRule="atLeast" w:line="380" w:before="0" w:after="240"/>
        <w:contextualSpacing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Go to the following link and install RStudio for your Operating System.</w:t>
      </w:r>
    </w:p>
    <w:p>
      <w:pPr>
        <w:pStyle w:val="ListParagraph"/>
        <w:widowControl w:val="false"/>
        <w:numPr>
          <w:ilvl w:val="2"/>
          <w:numId w:val="1"/>
        </w:numPr>
        <w:spacing w:lineRule="atLeast" w:line="380" w:before="0" w:after="240"/>
        <w:contextualSpacing/>
        <w:rPr/>
      </w:pPr>
      <w:r>
        <w:rPr>
          <w:rFonts w:cs="Times New Roman" w:ascii="Times New Roman" w:hAnsi="Times New Roman"/>
          <w:color w:val="0000FF"/>
        </w:rPr>
        <w:t>https://www.rstudio.com/products/rstudio/download/#download</w:t>
      </w:r>
      <w:r>
        <w:rPr>
          <w:rFonts w:cs="Times New Roman" w:ascii="Times New Roman" w:hAnsi="Times New Roman"/>
          <w:color w:val="000000"/>
        </w:rPr>
        <w:t> </w:t>
      </w:r>
    </w:p>
    <w:p>
      <w:pPr>
        <w:pStyle w:val="ListParagraph"/>
        <w:widowControl w:val="false"/>
        <w:numPr>
          <w:ilvl w:val="2"/>
          <w:numId w:val="1"/>
        </w:numPr>
        <w:spacing w:lineRule="atLeast" w:line="380" w:before="0" w:after="240"/>
        <w:contextualSpacing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Choose RStudio Desktop (Open Source License)  </w:t>
      </w:r>
    </w:p>
    <w:p>
      <w:pPr>
        <w:pStyle w:val="ListParagraph"/>
        <w:widowControl w:val="false"/>
        <w:numPr>
          <w:ilvl w:val="1"/>
          <w:numId w:val="1"/>
        </w:numPr>
        <w:spacing w:lineRule="atLeast" w:line="380" w:before="0" w:after="240"/>
        <w:contextualSpacing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Open RStudio.  </w:t>
      </w:r>
    </w:p>
    <w:p>
      <w:pPr>
        <w:pStyle w:val="ListParagraph"/>
        <w:widowControl w:val="false"/>
        <w:numPr>
          <w:ilvl w:val="0"/>
          <w:numId w:val="1"/>
        </w:numPr>
        <w:spacing w:lineRule="atLeast" w:line="380" w:before="0" w:after="240"/>
        <w:contextualSpacing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b/>
          <w:color w:val="000000"/>
        </w:rPr>
        <w:t xml:space="preserve">Understand what you see </w:t>
      </w:r>
    </w:p>
    <w:p>
      <w:pPr>
        <w:pStyle w:val="ListParagraph"/>
        <w:widowControl w:val="false"/>
        <w:numPr>
          <w:ilvl w:val="1"/>
          <w:numId w:val="1"/>
        </w:numPr>
        <w:spacing w:lineRule="atLeast" w:line="380" w:before="0" w:after="240"/>
        <w:contextualSpacing/>
        <w:rPr/>
      </w:pPr>
      <w:r>
        <mc:AlternateContent>
          <mc:Choice Requires="wpg">
            <w:drawing>
              <wp:anchor behindDoc="0" distT="0" distB="0" distL="114300" distR="114300" simplePos="0" locked="0" layoutInCell="1" allowOverlap="1" relativeHeight="2" wp14:anchorId="1E6E3F8F">
                <wp:simplePos x="0" y="0"/>
                <wp:positionH relativeFrom="column">
                  <wp:posOffset>19685</wp:posOffset>
                </wp:positionH>
                <wp:positionV relativeFrom="paragraph">
                  <wp:posOffset>1005840</wp:posOffset>
                </wp:positionV>
                <wp:extent cx="6350000" cy="4053840"/>
                <wp:effectExtent l="0" t="0" r="635" b="10795"/>
                <wp:wrapNone/>
                <wp:docPr id="1" name="Group 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9320" cy="4053240"/>
                        </a:xfrm>
                      </wpg:grpSpPr>
                      <wps:wsp>
                        <wps:cNvSpPr/>
                        <wps:spPr>
                          <a:xfrm>
                            <a:off x="779760" y="3274200"/>
                            <a:ext cx="2743200" cy="30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z w:val="24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4"/>
                                  <w:bCs/>
                                  <w:iCs w:val="false"/>
                                  <w:smallCaps w:val="false"/>
                                  <w:caps w:val="false"/>
                                  <w:rFonts w:ascii="Cambria" w:hAnsi="Cambria"/>
                                  <w:color w:val="000000"/>
                                </w:rPr>
                                <w:t>Console: Execute R commands here</w:t>
                              </w:r>
                            </w:p>
                          </w:txbxContent>
                        </wps:txbx>
                        <wps:bodyPr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0" y="259200"/>
                            <a:ext cx="646920" cy="227880"/>
                          </a:xfrm>
                          <a:prstGeom prst="rect">
                            <a:avLst/>
                          </a:prstGeom>
                          <a:noFill/>
                          <a:ln w="28440">
                            <a:solidFill>
                              <a:schemeClr val="accent6">
                                <a:lumMod val="75000"/>
                              </a:schemeClr>
                            </a:solidFill>
                            <a:round/>
                          </a:ln>
                          <a:effectLst>
                            <a:outerShdw blurRad="40000" dir="5400000" dist="23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15440" y="0"/>
                            <a:ext cx="4114800" cy="25164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32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z w:val="24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4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mbria" w:hAnsi="Cambria"/>
                                  <w:color w:val="E36C0A"/>
                                </w:rPr>
                                <w:t>Make a new Rscript/Rmarkdown file, open an existing file</w:t>
                              </w:r>
                            </w:p>
                          </w:txbxContent>
                        </wps:txbx>
                        <wps:bodyPr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406760" y="2453760"/>
                            <a:ext cx="1942560" cy="15994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8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sz w:val="22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2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mbria" w:hAnsi="Cambria"/>
                                  <w:color w:val="31849B"/>
                                </w:rPr>
                                <w:t>Navigate local directories, visualize graphs, track installed packages, search available documentation on installed packages and commands.</w:t>
                              </w:r>
                            </w:p>
                          </w:txbxContent>
                        </wps:txbx>
                        <wps:bodyPr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" style="position:absolute;margin-left:1.55pt;margin-top:79.2pt;width:499.95pt;height:319.15pt" coordorigin="31,1584" coordsize="9999,6383">
                <v:rect id="shape_0" ID="Text Box 2" stroked="f" style="position:absolute;left:1259;top:6740;width:4319;height:481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left"/>
                          <w:rPr/>
                        </w:pPr>
                        <w:r>
                          <w:rPr>
                            <w:sz w:val="24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4"/>
                            <w:bCs/>
                            <w:iCs w:val="false"/>
                            <w:smallCaps w:val="false"/>
                            <w:caps w:val="false"/>
                            <w:rFonts w:ascii="Cambria" w:hAnsi="Cambria"/>
                            <w:color w:val="000000"/>
                          </w:rPr>
                          <w:t>Console: Execute R commands here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ID="Rectangle 4" stroked="t" style="position:absolute;left:31;top:1992;width:1018;height:358">
                  <w10:wrap type="none"/>
                  <v:fill o:detectmouseclick="t" on="false"/>
                  <v:stroke color="#e46c0a" weight="28440" joinstyle="round" endcap="flat"/>
                  <v:shadow on="t" obscured="f" color="black"/>
                </v:rect>
                <v:rect id="shape_0" ID="Text Box 5" fillcolor="white" stroked="f" style="position:absolute;left:685;top:1584;width:6479;height:395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left"/>
                          <w:rPr/>
                        </w:pPr>
                        <w:r>
                          <w:rPr>
                            <w:sz w:val="24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4"/>
                            <w:bCs w:val="false"/>
                            <w:iCs w:val="false"/>
                            <w:smallCaps w:val="false"/>
                            <w:caps w:val="false"/>
                            <w:rFonts w:ascii="Cambria" w:hAnsi="Cambria"/>
                            <w:color w:val="E36C0A"/>
                          </w:rPr>
                          <w:t>Make a new Rscript/Rmarkdown file, open an existing file</w:t>
                        </w:r>
                      </w:p>
                    </w:txbxContent>
                  </v:textbox>
                  <w10:wrap type="square"/>
                  <v:fill o:detectmouseclick="t" type="solid" color2="black" opacity="0.31"/>
                  <v:stroke color="#3465a4" joinstyle="round" endcap="flat"/>
                </v:rect>
                <v:rect id="shape_0" ID="Text Box 6" fillcolor="white" stroked="f" style="position:absolute;left:6971;top:5448;width:3058;height:2518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sz w:val="22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2"/>
                            <w:bCs w:val="false"/>
                            <w:iCs w:val="false"/>
                            <w:smallCaps w:val="false"/>
                            <w:caps w:val="false"/>
                            <w:rFonts w:ascii="Cambria" w:hAnsi="Cambria"/>
                            <w:color w:val="31849B"/>
                          </w:rPr>
                          <w:t>Navigate local directories, visualize graphs, track installed packages, search available documentation on installed packages and commands.</w:t>
                        </w:r>
                      </w:p>
                    </w:txbxContent>
                  </v:textbox>
                  <w10:wrap type="square"/>
                  <v:fill o:detectmouseclick="t" type="solid" color2="black" opacity="0.84"/>
                  <v:stroke color="#3465a4" joinstyle="round" endcap="flat"/>
                </v:rect>
              </v:group>
            </w:pict>
          </mc:Fallback>
        </mc:AlternateContent>
      </w:r>
      <w:r>
        <w:rPr>
          <w:rFonts w:cs="Times New Roman" w:ascii="Times New Roman" w:hAnsi="Times New Roman"/>
          <w:color w:val="000000"/>
        </w:rPr>
        <w:t xml:space="preserve">RStudio is comprised of various elements – the Editor, Workspace, Console, and Plots windows. The Editor lets you edit and save scripts, the Workspace tracks the data and values in R memory, </w:t>
      </w:r>
      <w:r>
        <w:rPr>
          <w:rFonts w:cs="Times New Roman" w:ascii="Times New Roman" w:hAnsi="Times New Roman"/>
          <w:color w:val="000000"/>
          <w:u w:val="single"/>
        </w:rPr>
        <w:t>you execute commands in the Console</w:t>
      </w:r>
      <w:r>
        <w:rPr>
          <w:rFonts w:cs="Times New Roman" w:ascii="Times New Roman" w:hAnsi="Times New Roman"/>
          <w:color w:val="000000"/>
        </w:rPr>
        <w:t>, and can use the Files/Plots/Packages/Help area to navigate dir</w:t>
      </w:r>
      <w:r>
        <w:rPr>
          <w:rFonts w:cs="Times New Roman" w:ascii="Times New Roman" w:hAnsi="Times New Roman"/>
          <w:color w:val="000000"/>
        </w:rPr>
        <w:t>ectories</w:t>
      </w:r>
      <w:r>
        <w:rPr>
          <w:rFonts w:cs="Times New Roman" w:ascii="Times New Roman" w:hAnsi="Times New Roman"/>
          <w:color w:val="000000"/>
        </w:rPr>
        <w:t xml:space="preserve">, view graphs, or use the help function. </w:t>
      </w:r>
    </w:p>
    <w:p>
      <w:pPr>
        <w:pStyle w:val="Normal"/>
        <w:widowControl w:val="false"/>
        <w:spacing w:lineRule="atLeast" w:line="380" w:before="0" w:after="240"/>
        <w:rPr>
          <w:rFonts w:ascii="Times New Roman" w:hAnsi="Times New Roman" w:cs="Times New Roman"/>
          <w:color w:val="000000"/>
        </w:rPr>
      </w:pPr>
      <w:r>
        <w:rPr/>
        <w:drawing>
          <wp:inline distT="0" distB="10160" distL="0" distR="0">
            <wp:extent cx="6400800" cy="4003040"/>
            <wp:effectExtent l="0" t="0" r="0" b="0"/>
            <wp:docPr id="8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mc:AlternateContent>
          <mc:Choice Requires="wps">
            <w:drawing>
              <wp:anchor behindDoc="0" distT="0" distB="0" distL="114300" distR="114300" simplePos="0" locked="0" layoutInCell="1" allowOverlap="1" relativeHeight="3" wp14:anchorId="51B0C8E0">
                <wp:simplePos x="0" y="0"/>
                <wp:positionH relativeFrom="column">
                  <wp:posOffset>20320</wp:posOffset>
                </wp:positionH>
                <wp:positionV relativeFrom="paragraph">
                  <wp:posOffset>381000</wp:posOffset>
                </wp:positionV>
                <wp:extent cx="4384675" cy="2232025"/>
                <wp:effectExtent l="0" t="0" r="35560" b="29210"/>
                <wp:wrapNone/>
                <wp:docPr id="2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4080" cy="2231280"/>
                        </a:xfrm>
                        <a:prstGeom prst="rect">
                          <a:avLst/>
                        </a:prstGeom>
                        <a:noFill/>
                        <a:ln w="19080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/>
                            </w:pPr>
                            <w:r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Editor</w:t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" stroked="t" style="position:absolute;margin-left:1.6pt;margin-top:30pt;width:345.15pt;height:175.65pt" wp14:anchorId="51B0C8E0">
                <w10:wrap type="square"/>
                <v:fill o:detectmouseclick="t" on="false"/>
                <v:stroke color="black" weight="1908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/>
                      </w:pPr>
                      <w:r>
                        <w:rPr>
                          <w:b/>
                          <w:color w:val="000000" w:themeColor="text1"/>
                          <w:u w:val="single"/>
                        </w:rPr>
                        <w:t>Editor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1" allowOverlap="1" relativeHeight="4" wp14:anchorId="3CCBBABD">
                <wp:simplePos x="0" y="0"/>
                <wp:positionH relativeFrom="column">
                  <wp:posOffset>4447540</wp:posOffset>
                </wp:positionH>
                <wp:positionV relativeFrom="paragraph">
                  <wp:posOffset>370840</wp:posOffset>
                </wp:positionV>
                <wp:extent cx="1943735" cy="1257935"/>
                <wp:effectExtent l="0" t="0" r="38100" b="38100"/>
                <wp:wrapNone/>
                <wp:docPr id="4" name="Text Box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280" cy="1257480"/>
                        </a:xfrm>
                        <a:prstGeom prst="rect">
                          <a:avLst/>
                        </a:prstGeom>
                        <a:noFill/>
                        <a:ln w="19080">
                          <a:solidFill>
                            <a:schemeClr val="accent3">
                              <a:lumMod val="75000"/>
                            </a:schemeClr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/>
                                <w:color w:val="76923C" w:themeColor="accent3" w:themeShade="bf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76923C" w:themeColor="accent3" w:themeShade="bf"/>
                                <w:u w:val="single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/>
                                <w:color w:val="76923C" w:themeColor="accent3" w:themeShade="bf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76923C" w:themeColor="accent3" w:themeShade="bf"/>
                                <w:u w:val="single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/>
                                <w:color w:val="76923C" w:themeColor="accent3" w:themeShade="bf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76923C" w:themeColor="accent3" w:themeShade="bf"/>
                                <w:u w:val="single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/>
                                <w:color w:val="76923C" w:themeColor="accent3" w:themeShade="bf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76923C" w:themeColor="accent3" w:themeShade="bf"/>
                                <w:sz w:val="20"/>
                                <w:szCs w:val="20"/>
                                <w:u w:val="single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/>
                                <w:color w:val="76923C" w:themeColor="accent3" w:themeShade="bf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76923C" w:themeColor="accent3" w:themeShade="bf"/>
                                <w:u w:val="single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/>
                            </w:pPr>
                            <w:r>
                              <w:rPr>
                                <w:b/>
                                <w:color w:val="76923C" w:themeColor="accent3" w:themeShade="bf"/>
                                <w:u w:val="single"/>
                              </w:rPr>
                              <w:t>Workspace</w:t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1" stroked="t" style="position:absolute;margin-left:350.2pt;margin-top:29.2pt;width:152.95pt;height:98.95pt" wp14:anchorId="3CCBBABD">
                <w10:wrap type="square"/>
                <v:fill o:detectmouseclick="t" on="false"/>
                <v:stroke color="#77933c" weight="1908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/>
                          <w:color w:val="76923C" w:themeColor="accent3" w:themeShade="bf"/>
                          <w:u w:val="single"/>
                        </w:rPr>
                      </w:pPr>
                      <w:r>
                        <w:rPr>
                          <w:b/>
                          <w:color w:val="76923C" w:themeColor="accent3" w:themeShade="bf"/>
                          <w:u w:val="single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b/>
                          <w:b/>
                          <w:color w:val="76923C" w:themeColor="accent3" w:themeShade="bf"/>
                          <w:u w:val="single"/>
                        </w:rPr>
                      </w:pPr>
                      <w:r>
                        <w:rPr>
                          <w:b/>
                          <w:color w:val="76923C" w:themeColor="accent3" w:themeShade="bf"/>
                          <w:u w:val="single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b/>
                          <w:b/>
                          <w:color w:val="76923C" w:themeColor="accent3" w:themeShade="bf"/>
                          <w:u w:val="single"/>
                        </w:rPr>
                      </w:pPr>
                      <w:r>
                        <w:rPr>
                          <w:b/>
                          <w:color w:val="76923C" w:themeColor="accent3" w:themeShade="bf"/>
                          <w:u w:val="single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b/>
                          <w:b/>
                          <w:color w:val="76923C" w:themeColor="accent3" w:themeShade="bf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b/>
                          <w:color w:val="76923C" w:themeColor="accent3" w:themeShade="bf"/>
                          <w:sz w:val="20"/>
                          <w:szCs w:val="20"/>
                          <w:u w:val="single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b/>
                          <w:b/>
                          <w:color w:val="76923C" w:themeColor="accent3" w:themeShade="bf"/>
                          <w:u w:val="single"/>
                        </w:rPr>
                      </w:pPr>
                      <w:r>
                        <w:rPr>
                          <w:b/>
                          <w:color w:val="76923C" w:themeColor="accent3" w:themeShade="bf"/>
                          <w:u w:val="single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/>
                      </w:pPr>
                      <w:r>
                        <w:rPr>
                          <w:b/>
                          <w:color w:val="76923C" w:themeColor="accent3" w:themeShade="bf"/>
                          <w:u w:val="single"/>
                        </w:rPr>
                        <w:t>Workspace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1" allowOverlap="1" relativeHeight="5" wp14:anchorId="412A4571">
                <wp:simplePos x="0" y="0"/>
                <wp:positionH relativeFrom="column">
                  <wp:posOffset>4446905</wp:posOffset>
                </wp:positionH>
                <wp:positionV relativeFrom="paragraph">
                  <wp:posOffset>1638300</wp:posOffset>
                </wp:positionV>
                <wp:extent cx="1954530" cy="2276475"/>
                <wp:effectExtent l="0" t="0" r="27305" b="35560"/>
                <wp:wrapNone/>
                <wp:docPr id="6" name="Text Box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720" cy="22759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69000"/>
                          </a:srgbClr>
                        </a:solidFill>
                        <a:ln w="19080">
                          <a:solidFill>
                            <a:schemeClr val="accent5">
                              <a:lumMod val="75000"/>
                            </a:schemeClr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/>
                                <w:color w:val="31849B" w:themeColor="accent5" w:themeShade="bf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31849B" w:themeColor="accent5" w:themeShade="bf"/>
                                <w:u w:val="single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/>
                                <w:color w:val="31849B" w:themeColor="accent5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31849B" w:themeColor="accent5" w:themeShade="bf"/>
                                <w:sz w:val="36"/>
                                <w:szCs w:val="36"/>
                                <w:u w:val="single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/>
                            </w:pPr>
                            <w:r>
                              <w:rPr>
                                <w:b/>
                                <w:color w:val="31849B" w:themeColor="accent5" w:themeShade="bf"/>
                                <w:u w:val="single"/>
                              </w:rPr>
                              <w:t xml:space="preserve">Plots  </w:t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2" fillcolor="white" stroked="t" style="position:absolute;margin-left:350.15pt;margin-top:129pt;width:153.8pt;height:179.15pt" wp14:anchorId="412A4571">
                <w10:wrap type="square"/>
                <v:fill o:detectmouseclick="t" type="solid" color2="black" opacity="0.68"/>
                <v:stroke color="#31859c" weight="1908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/>
                          <w:color w:val="31849B" w:themeColor="accent5" w:themeShade="bf"/>
                          <w:u w:val="single"/>
                        </w:rPr>
                      </w:pPr>
                      <w:r>
                        <w:rPr>
                          <w:b/>
                          <w:color w:val="31849B" w:themeColor="accent5" w:themeShade="bf"/>
                          <w:u w:val="single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b/>
                          <w:b/>
                          <w:color w:val="31849B" w:themeColor="accent5" w:themeShade="bf"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color w:val="31849B" w:themeColor="accent5" w:themeShade="bf"/>
                          <w:sz w:val="36"/>
                          <w:szCs w:val="36"/>
                          <w:u w:val="single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/>
                      </w:pPr>
                      <w:r>
                        <w:rPr>
                          <w:b/>
                          <w:color w:val="31849B" w:themeColor="accent5" w:themeShade="bf"/>
                          <w:u w:val="single"/>
                        </w:rPr>
                        <w:t xml:space="preserve">Plots  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ListParagraph"/>
        <w:widowControl w:val="false"/>
        <w:numPr>
          <w:ilvl w:val="0"/>
          <w:numId w:val="1"/>
        </w:numPr>
        <w:spacing w:lineRule="atLeast" w:line="380" w:before="0" w:after="240"/>
        <w:contextualSpacing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b/>
          <w:color w:val="000000"/>
        </w:rPr>
        <w:t>Playing around with the R Console</w:t>
      </w:r>
    </w:p>
    <w:p>
      <w:pPr>
        <w:pStyle w:val="ListParagraph"/>
        <w:widowControl w:val="false"/>
        <w:numPr>
          <w:ilvl w:val="1"/>
          <w:numId w:val="1"/>
        </w:numPr>
        <w:spacing w:lineRule="atLeast" w:line="380" w:before="0" w:after="240"/>
        <w:contextualSpacing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R is an interactive language. This means that you type a command, press Enter to execute it, and see the result (if there is anything to print from your command).</w:t>
      </w:r>
    </w:p>
    <w:p>
      <w:pPr>
        <w:pStyle w:val="ListParagraph"/>
        <w:widowControl w:val="false"/>
        <w:numPr>
          <w:ilvl w:val="1"/>
          <w:numId w:val="1"/>
        </w:numPr>
        <w:spacing w:lineRule="atLeast" w:line="380" w:before="0" w:after="240"/>
        <w:contextualSpacing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In the code above, we have run the command ‘</w:t>
      </w:r>
      <w:r>
        <w:rPr>
          <w:rFonts w:cs="Times New Roman" w:ascii="Times New Roman" w:hAnsi="Times New Roman"/>
          <w:b/>
          <w:color w:val="7F7F7F" w:themeColor="text1" w:themeTint="80"/>
        </w:rPr>
        <w:t>print(“This is some code”)</w:t>
      </w:r>
      <w:r>
        <w:rPr>
          <w:rFonts w:cs="Times New Roman" w:ascii="Times New Roman" w:hAnsi="Times New Roman"/>
          <w:color w:val="000000"/>
        </w:rPr>
        <w:t xml:space="preserve">’ </w:t>
      </w:r>
      <w:r>
        <w:rPr>
          <w:rFonts w:cs="Times New Roman" w:ascii="Times New Roman" w:hAnsi="Times New Roman"/>
          <w:i/>
          <w:color w:val="000000"/>
        </w:rPr>
        <w:t>in the console</w:t>
      </w:r>
      <w:r>
        <w:rPr>
          <w:rFonts w:cs="Times New Roman" w:ascii="Times New Roman" w:hAnsi="Times New Roman"/>
          <w:color w:val="000000"/>
        </w:rPr>
        <w:t xml:space="preserve">, and can see the output immediately. </w:t>
      </w:r>
    </w:p>
    <w:p>
      <w:pPr>
        <w:pStyle w:val="ListParagraph"/>
        <w:widowControl w:val="false"/>
        <w:numPr>
          <w:ilvl w:val="0"/>
          <w:numId w:val="1"/>
        </w:numPr>
        <w:spacing w:lineRule="atLeast" w:line="380" w:before="0" w:after="240"/>
        <w:contextualSpacing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b/>
          <w:color w:val="000000"/>
        </w:rPr>
        <w:t>Open the R markdown document for an introduction to RStudio</w:t>
      </w:r>
    </w:p>
    <w:p>
      <w:pPr>
        <w:pStyle w:val="ListParagraph"/>
        <w:widowControl w:val="false"/>
        <w:numPr>
          <w:ilvl w:val="1"/>
          <w:numId w:val="1"/>
        </w:numPr>
        <w:spacing w:lineRule="auto" w:line="276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 xml:space="preserve">For the remainder of this tutorial, the code and supporting explanations have been put together for you in an R Markdown. An R Markdown lets you lets you generate reproducible, readable reports (like the one accompanying this guide!), conveniently and dynamically. You can 'knit' a .Rmd file into an html document, a pdf, a word doc, or an intermediate markdown file - without having to use a fancy converter. </w:t>
      </w:r>
    </w:p>
    <w:p>
      <w:pPr>
        <w:pStyle w:val="ListParagraph"/>
        <w:widowControl w:val="false"/>
        <w:numPr>
          <w:ilvl w:val="1"/>
          <w:numId w:val="1"/>
        </w:numPr>
        <w:spacing w:lineRule="auto" w:line="276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 xml:space="preserve">In the </w:t>
      </w:r>
      <w:r>
        <w:rPr>
          <w:rFonts w:cs="Times New Roman" w:ascii="Times New Roman" w:hAnsi="Times New Roman"/>
          <w:b/>
          <w:color w:val="000000"/>
        </w:rPr>
        <w:t>Seminar0a</w:t>
      </w:r>
      <w:r>
        <w:rPr>
          <w:rFonts w:cs="Times New Roman" w:ascii="Times New Roman" w:hAnsi="Times New Roman"/>
          <w:color w:val="000000"/>
        </w:rPr>
        <w:t xml:space="preserve"> folder, you should see 2 files: </w:t>
      </w:r>
    </w:p>
    <w:p>
      <w:pPr>
        <w:pStyle w:val="ListParagraph"/>
        <w:widowControl w:val="false"/>
        <w:numPr>
          <w:ilvl w:val="2"/>
          <w:numId w:val="1"/>
        </w:numPr>
        <w:spacing w:lineRule="auto" w:line="276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i/>
          <w:color w:val="000000"/>
        </w:rPr>
        <w:t xml:space="preserve">getting_started_with_R.Rmd </w:t>
      </w:r>
    </w:p>
    <w:p>
      <w:pPr>
        <w:pStyle w:val="ListParagraph"/>
        <w:widowControl w:val="false"/>
        <w:numPr>
          <w:ilvl w:val="2"/>
          <w:numId w:val="1"/>
        </w:numPr>
        <w:spacing w:lineRule="auto" w:line="276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i/>
          <w:color w:val="000000"/>
        </w:rPr>
        <w:t>getting_started_with_R.pdf</w:t>
      </w:r>
    </w:p>
    <w:p>
      <w:pPr>
        <w:pStyle w:val="ListParagraph"/>
        <w:widowControl w:val="false"/>
        <w:numPr>
          <w:ilvl w:val="1"/>
          <w:numId w:val="1"/>
        </w:numPr>
        <w:spacing w:lineRule="auto" w:line="276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You can open the .Rmd file in RStudio, or just follow along with the .pdf document.</w:t>
      </w:r>
    </w:p>
    <w:p>
      <w:pPr>
        <w:pStyle w:val="ListParagraph"/>
        <w:widowControl w:val="false"/>
        <w:numPr>
          <w:ilvl w:val="2"/>
          <w:numId w:val="1"/>
        </w:numPr>
        <w:spacing w:lineRule="auto" w:line="276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 xml:space="preserve">If this is your first time using R, we suggest you read through </w:t>
      </w:r>
      <w:r>
        <w:rPr>
          <w:rFonts w:cs="Times New Roman" w:ascii="Times New Roman" w:hAnsi="Times New Roman"/>
          <w:i/>
          <w:color w:val="000000"/>
        </w:rPr>
        <w:t xml:space="preserve">getting_started_with_R.pdf </w:t>
      </w:r>
      <w:r>
        <w:rPr>
          <w:rFonts w:cs="Times New Roman" w:ascii="Times New Roman" w:hAnsi="Times New Roman"/>
          <w:color w:val="000000"/>
        </w:rPr>
        <w:t>to familiarize yourself with the overall outline first.</w:t>
      </w:r>
    </w:p>
    <w:p>
      <w:pPr>
        <w:pStyle w:val="ListParagraph"/>
        <w:widowControl w:val="false"/>
        <w:numPr>
          <w:ilvl w:val="2"/>
          <w:numId w:val="1"/>
        </w:numPr>
        <w:spacing w:lineRule="auto" w:line="276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 xml:space="preserve">You will see something like the following when you open the .Rmd file: </w:t>
      </w:r>
    </w:p>
    <w:p>
      <w:pPr>
        <w:pStyle w:val="ListParagraph"/>
        <w:widowControl w:val="false"/>
        <w:spacing w:lineRule="atLeast" w:line="380" w:before="0" w:after="240"/>
        <w:ind w:left="2160" w:hanging="0"/>
        <w:contextualSpacing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ListParagraph"/>
        <w:widowControl w:val="false"/>
        <w:spacing w:lineRule="atLeast" w:line="380" w:before="0" w:after="240"/>
        <w:ind w:left="0" w:hanging="0"/>
        <w:contextualSpacing/>
        <w:rPr>
          <w:rFonts w:ascii="Times New Roman" w:hAnsi="Times New Roman" w:cs="Times New Roman"/>
          <w:color w:val="000000"/>
        </w:rPr>
      </w:pPr>
      <w:r>
        <w:rPr/>
        <w:drawing>
          <wp:inline distT="0" distB="11430" distL="0" distR="3810">
            <wp:extent cx="6650990" cy="4383405"/>
            <wp:effectExtent l="0" t="0" r="0" b="0"/>
            <wp:docPr id="9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99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widowControl w:val="false"/>
        <w:spacing w:lineRule="atLeast" w:line="380" w:before="0" w:after="240"/>
        <w:contextualSpacing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ListParagraph"/>
        <w:widowControl w:val="false"/>
        <w:numPr>
          <w:ilvl w:val="0"/>
          <w:numId w:val="1"/>
        </w:numPr>
        <w:spacing w:lineRule="atLeast" w:line="380" w:before="0" w:after="240"/>
        <w:contextualSpacing/>
        <w:rPr>
          <w:rFonts w:ascii="Times New Roman" w:hAnsi="Times New Roman" w:cs="Times New Roman"/>
          <w:color w:val="000000"/>
        </w:rPr>
      </w:pPr>
      <w:r>
        <w:br w:type="column"/>
      </w:r>
      <w:r>
        <w:rPr>
          <w:rFonts w:cs="Times New Roman" w:ascii="Times New Roman" w:hAnsi="Times New Roman"/>
          <w:b/>
          <w:color w:val="000000"/>
        </w:rPr>
        <w:t>Run code within the R Markdown</w:t>
      </w:r>
    </w:p>
    <w:p>
      <w:pPr>
        <w:pStyle w:val="ListParagraph"/>
        <w:widowControl w:val="false"/>
        <w:numPr>
          <w:ilvl w:val="1"/>
          <w:numId w:val="1"/>
        </w:numPr>
        <w:spacing w:lineRule="atLeast" w:line="380" w:before="0" w:after="240"/>
        <w:contextualSpacing/>
        <w:rPr>
          <w:rFonts w:ascii="Times New Roman" w:hAnsi="Times New Roman" w:cs="Times New Roman"/>
          <w:color w:val="000000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14" wp14:anchorId="7A1BB443">
                <wp:simplePos x="0" y="0"/>
                <wp:positionH relativeFrom="column">
                  <wp:posOffset>4800600</wp:posOffset>
                </wp:positionH>
                <wp:positionV relativeFrom="paragraph">
                  <wp:posOffset>787400</wp:posOffset>
                </wp:positionV>
                <wp:extent cx="2172335" cy="800735"/>
                <wp:effectExtent l="0" t="0" r="0" b="12700"/>
                <wp:wrapNone/>
                <wp:docPr id="10" name="Text Box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880" cy="800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>You can also ‘knit’ the entire document into a pdf/html/doc format, using this option</w:t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9" stroked="f" style="position:absolute;margin-left:378pt;margin-top:62pt;width:170.95pt;height:62.95pt" wp14:anchorId="7A1BB443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i/>
                          <w:color w:val="000000"/>
                        </w:rPr>
                        <w:t>You can also ‘knit’ the entire document into a pdf/html/doc format, using this option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Times New Roman" w:ascii="Times New Roman" w:hAnsi="Times New Roman"/>
          <w:color w:val="000000"/>
        </w:rPr>
        <w:t xml:space="preserve">You can run a </w:t>
      </w:r>
      <w:r>
        <w:rPr>
          <w:rFonts w:cs="Times New Roman" w:ascii="Times New Roman" w:hAnsi="Times New Roman"/>
          <w:b/>
          <w:color w:val="000000"/>
        </w:rPr>
        <w:t>chunk of code</w:t>
      </w:r>
      <w:r>
        <w:rPr>
          <w:rFonts w:cs="Times New Roman" w:ascii="Times New Roman" w:hAnsi="Times New Roman"/>
          <w:color w:val="000000"/>
        </w:rPr>
        <w:t xml:space="preserve"> by clicking in the area and selecting the option ‘Run Current Chunk’. You can compile the </w:t>
      </w:r>
      <w:r>
        <w:rPr>
          <w:rFonts w:cs="Times New Roman" w:ascii="Times New Roman" w:hAnsi="Times New Roman"/>
          <w:b/>
          <w:color w:val="000000"/>
        </w:rPr>
        <w:t>entire document</w:t>
      </w:r>
      <w:r>
        <w:rPr>
          <w:rFonts w:cs="Times New Roman" w:ascii="Times New Roman" w:hAnsi="Times New Roman"/>
          <w:color w:val="000000"/>
        </w:rPr>
        <w:t xml:space="preserve"> in different output formats using the ‘knit’ option. </w:t>
      </w:r>
    </w:p>
    <w:p>
      <w:pPr>
        <w:pStyle w:val="Normal"/>
        <w:widowControl w:val="false"/>
        <w:spacing w:lineRule="atLeast" w:line="380" w:before="0" w:after="240"/>
        <w:ind w:left="360" w:hanging="0"/>
        <w:rPr>
          <w:rFonts w:ascii="Times New Roman" w:hAnsi="Times New Roman" w:cs="Times New Roman"/>
          <w:color w:val="000000"/>
        </w:rPr>
      </w:pPr>
      <w:r>
        <w:rPr/>
        <w:drawing>
          <wp:inline distT="0" distB="9525" distL="0" distR="0">
            <wp:extent cx="4427855" cy="3267075"/>
            <wp:effectExtent l="0" t="0" r="0" b="0"/>
            <wp:docPr id="19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30813" b="36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85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mc:AlternateContent>
          <mc:Choice Requires="wps">
            <w:drawing>
              <wp:anchor behindDoc="0" distT="0" distB="0" distL="114300" distR="114300" simplePos="0" locked="0" layoutInCell="1" allowOverlap="1" relativeHeight="6" wp14:anchorId="35993CCE">
                <wp:simplePos x="0" y="0"/>
                <wp:positionH relativeFrom="column">
                  <wp:posOffset>3542030</wp:posOffset>
                </wp:positionH>
                <wp:positionV relativeFrom="paragraph">
                  <wp:posOffset>923925</wp:posOffset>
                </wp:positionV>
                <wp:extent cx="1257935" cy="1270"/>
                <wp:effectExtent l="127000" t="177800" r="0" b="203200"/>
                <wp:wrapNone/>
                <wp:docPr id="12" name="Straight Arrow Connector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57480" cy="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ff0000"/>
                          </a:solidFill>
                          <a:round/>
                          <a:tailEnd len="med" type="triangle" w="med"/>
                        </a:ln>
                        <a:effectLst>
                          <a:glow rad="101600">
                            <a:schemeClr val="bg1">
                              <a:alpha val="75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32" coordsize="21600,21600" o:spt="32" path="m,l21600,21600nfe">
                <v:stroke joinstyle="miter"/>
                <v:path gradientshapeok="t" o:connecttype="rect" textboxrect="0,0,21600,21600"/>
              </v:shapetype>
              <v:shape id="shape_0" ID="Straight Arrow Connector 17" stroked="t" style="position:absolute;margin-left:278.9pt;margin-top:72.75pt;width:98.95pt;height:0pt;flip:xy" wp14:anchorId="35993CCE" type="shapetype_32">
                <w10:wrap type="none"/>
                <v:fill o:detectmouseclick="t" on="false"/>
                <v:stroke color="red" weight="25560" endarrow="block" endarrowwidth="medium" endarrowlength="medium" joinstyle="round" endcap="flat"/>
              </v:shape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1" allowOverlap="1" relativeHeight="7" wp14:anchorId="7F3792B2">
                <wp:simplePos x="0" y="0"/>
                <wp:positionH relativeFrom="column">
                  <wp:posOffset>1609725</wp:posOffset>
                </wp:positionH>
                <wp:positionV relativeFrom="paragraph">
                  <wp:posOffset>1952625</wp:posOffset>
                </wp:positionV>
                <wp:extent cx="3201035" cy="1270"/>
                <wp:effectExtent l="127000" t="177800" r="0" b="203200"/>
                <wp:wrapNone/>
                <wp:docPr id="13" name="Straight Arrow Connector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0" cy="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ff0000"/>
                          </a:solidFill>
                          <a:round/>
                          <a:tailEnd len="med" type="triangle" w="med"/>
                        </a:ln>
                        <a:effectLst>
                          <a:glow rad="101600">
                            <a:schemeClr val="bg1">
                              <a:alpha val="75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traight Arrow Connector 18" stroked="t" style="position:absolute;margin-left:126.75pt;margin-top:153.75pt;width:251.95pt;height:0pt;flip:x" wp14:anchorId="7F3792B2" type="shapetype_32">
                <w10:wrap type="none"/>
                <v:fill o:detectmouseclick="t" on="false"/>
                <v:stroke color="red" weight="25560" endarrow="block" endarrowwidth="medium" endarrowlength="medium" joinstyle="round" endcap="flat"/>
              </v:shape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1" allowOverlap="1" relativeHeight="8" wp14:anchorId="290B0AD7">
                <wp:simplePos x="0" y="0"/>
                <wp:positionH relativeFrom="column">
                  <wp:posOffset>4763770</wp:posOffset>
                </wp:positionH>
                <wp:positionV relativeFrom="paragraph">
                  <wp:posOffset>1788160</wp:posOffset>
                </wp:positionV>
                <wp:extent cx="2154555" cy="410845"/>
                <wp:effectExtent l="0" t="0" r="0" b="12700"/>
                <wp:wrapNone/>
                <wp:docPr id="14" name="Text Box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3880" cy="41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Navigate cursor to code chunk</w:t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9" stroked="f" style="position:absolute;margin-left:375.1pt;margin-top:140.8pt;width:169.55pt;height:32.25pt" wp14:anchorId="290B0AD7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Navigate cursor to code chunk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1" allowOverlap="1" relativeHeight="9" wp14:anchorId="56BE665B">
                <wp:simplePos x="0" y="0"/>
                <wp:positionH relativeFrom="column">
                  <wp:posOffset>4800600</wp:posOffset>
                </wp:positionH>
                <wp:positionV relativeFrom="paragraph">
                  <wp:posOffset>749300</wp:posOffset>
                </wp:positionV>
                <wp:extent cx="1939290" cy="489585"/>
                <wp:effectExtent l="0" t="0" r="0" b="12700"/>
                <wp:wrapNone/>
                <wp:docPr id="16" name="Text Box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600" cy="488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Click here to run the chunk</w:t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0" stroked="f" style="position:absolute;margin-left:378pt;margin-top:59pt;width:152.6pt;height:38.45pt" wp14:anchorId="56BE665B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Click here to run the chunk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1" allowOverlap="1" relativeHeight="13" wp14:anchorId="7DA09C3D">
                <wp:simplePos x="0" y="0"/>
                <wp:positionH relativeFrom="column">
                  <wp:posOffset>1829435</wp:posOffset>
                </wp:positionH>
                <wp:positionV relativeFrom="paragraph">
                  <wp:posOffset>244475</wp:posOffset>
                </wp:positionV>
                <wp:extent cx="2987675" cy="343535"/>
                <wp:effectExtent l="127000" t="101600" r="137160" b="215900"/>
                <wp:wrapNone/>
                <wp:docPr id="18" name="Elbow Connector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 rot="10800000">
                          <a:off x="0" y="0"/>
                          <a:ext cx="2986920" cy="343080"/>
                        </a:xfrm>
                        <a:prstGeom prst="bentConnector3">
                          <a:avLst>
                            <a:gd name="adj1" fmla="val 88951"/>
                          </a:avLst>
                        </a:prstGeom>
                        <a:noFill/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  <a:tailEnd len="med" type="triangle" w="med"/>
                        </a:ln>
                        <a:effectLst>
                          <a:glow rad="101600">
                            <a:schemeClr val="bg1">
                              <a:alpha val="75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34" coordsize="21600,21600" o:spt="34" adj="10800" path="m,l@0,l@0,21600l21600,21600nfe">
                <v:stroke joinstyle="miter"/>
                <v:formulas>
                  <v:f eqn="val #0"/>
                </v:formulas>
                <v:path gradientshapeok="t" o:connecttype="rect" textboxrect="0,0,21600,21600"/>
                <v:handles>
                  <v:h position="@0,10800"/>
                </v:handles>
              </v:shapetype>
              <v:shape id="shape_0" ID="Elbow Connector 27" stroked="t" style="position:absolute;margin-left:144.05pt;margin-top:19.25pt;width:235.15pt;height:26.95pt;flip:y;rotation:180" wp14:anchorId="7DA09C3D" type="shapetype_34">
                <w10:wrap type="none"/>
                <v:fill o:detectmouseclick="t" on="false"/>
                <v:stroke color="gray" weight="25560" endarrow="block" endarrowwidth="medium" endarrowlength="medium" joinstyle="round" endcap="flat"/>
              </v:shape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4145915" cy="3314700"/>
            <wp:effectExtent l="0" t="0" r="0" b="0"/>
            <wp:docPr id="2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91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mc:AlternateContent>
          <mc:Choice Requires="wps">
            <w:drawing>
              <wp:anchor behindDoc="0" distT="0" distB="0" distL="114300" distR="114300" simplePos="0" locked="0" layoutInCell="1" allowOverlap="1" relativeHeight="10" wp14:anchorId="150ACCDB">
                <wp:simplePos x="0" y="0"/>
                <wp:positionH relativeFrom="column">
                  <wp:posOffset>4229100</wp:posOffset>
                </wp:positionH>
                <wp:positionV relativeFrom="paragraph">
                  <wp:posOffset>1638300</wp:posOffset>
                </wp:positionV>
                <wp:extent cx="2629535" cy="1029335"/>
                <wp:effectExtent l="0" t="0" r="0" b="12700"/>
                <wp:wrapNone/>
                <wp:docPr id="20" name="Text Box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9080" cy="1028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The output from running the code is shown both in the console and within the .Rmd file</w:t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3" stroked="f" style="position:absolute;margin-left:333pt;margin-top:129pt;width:206.95pt;height:80.95pt" wp14:anchorId="150ACCDB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The output from running the code is shown both in the console and within the .Rmd file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1" allowOverlap="1" relativeHeight="11" wp14:anchorId="716565AB">
                <wp:simplePos x="0" y="0"/>
                <wp:positionH relativeFrom="column">
                  <wp:posOffset>1256030</wp:posOffset>
                </wp:positionH>
                <wp:positionV relativeFrom="paragraph">
                  <wp:posOffset>1459230</wp:posOffset>
                </wp:positionV>
                <wp:extent cx="4229735" cy="229235"/>
                <wp:effectExtent l="127000" t="177800" r="139700" b="127000"/>
                <wp:wrapNone/>
                <wp:docPr id="22" name="Elbow Connector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229280" cy="228600"/>
                        </a:xfrm>
                        <a:prstGeom prst="bentConnector3">
                          <a:avLst>
                            <a:gd name="adj1" fmla="val -288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  <a:tailEnd len="med" type="triangle" w="med"/>
                        </a:ln>
                        <a:effectLst>
                          <a:glow rad="101600">
                            <a:schemeClr val="bg1">
                              <a:alpha val="75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Elbow Connector 24" stroked="t" style="position:absolute;margin-left:98.9pt;margin-top:114.9pt;width:332.95pt;height:17.95pt;rotation:180" wp14:anchorId="716565AB" type="shapetype_34">
                <w10:wrap type="none"/>
                <v:fill o:detectmouseclick="t" on="false"/>
                <v:stroke color="red" weight="25560" endarrow="block" endarrowwidth="medium" endarrowlength="medium" joinstyle="round" endcap="flat"/>
              </v:shape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1" allowOverlap="1" relativeHeight="12" wp14:anchorId="3C56CB25">
                <wp:simplePos x="0" y="0"/>
                <wp:positionH relativeFrom="column">
                  <wp:posOffset>686435</wp:posOffset>
                </wp:positionH>
                <wp:positionV relativeFrom="paragraph">
                  <wp:posOffset>2259965</wp:posOffset>
                </wp:positionV>
                <wp:extent cx="4801235" cy="179070"/>
                <wp:effectExtent l="127000" t="101600" r="152400" b="202565"/>
                <wp:wrapNone/>
                <wp:docPr id="23" name="Elbow Connector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 rot="10800000">
                          <a:off x="0" y="0"/>
                          <a:ext cx="4800600" cy="178560"/>
                        </a:xfrm>
                        <a:prstGeom prst="bentConnector3">
                          <a:avLst>
                            <a:gd name="adj1" fmla="val -80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  <a:tailEnd len="med" type="triangle" w="med"/>
                        </a:ln>
                        <a:effectLst>
                          <a:glow rad="101600">
                            <a:schemeClr val="bg1">
                              <a:alpha val="75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Elbow Connector 25" stroked="t" style="position:absolute;margin-left:54.05pt;margin-top:177.95pt;width:377.95pt;height:14pt;flip:y;rotation:180" wp14:anchorId="3C56CB25" type="shapetype_34">
                <w10:wrap type="none"/>
                <v:fill o:detectmouseclick="t" on="false"/>
                <v:stroke color="red" weight="25560" endarrow="block" endarrowwidth="medium" endarrowlength="medium" joinstyle="round" endcap="flat"/>
              </v:shape>
            </w:pict>
          </mc:Fallback>
        </mc:AlternateContent>
      </w:r>
    </w:p>
    <w:p>
      <w:pPr>
        <w:pStyle w:val="Normal"/>
        <w:rPr/>
      </w:pPr>
      <w:r>
        <w:rPr/>
      </w:r>
    </w:p>
    <w:sectPr>
      <w:headerReference w:type="default" r:id="rId7"/>
      <w:type w:val="nextPage"/>
      <w:pgSz w:w="12240" w:h="15840"/>
      <w:pgMar w:left="1080" w:right="1080" w:header="720" w:top="1440" w:footer="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ucida Grande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">
    <w:charset w:val="01"/>
    <w:family w:val="auto"/>
    <w:pitch w:val="default"/>
  </w:font>
  <w:font w:name="Times New Roman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t>RStudio Setup - 10/16/17</w:t>
      <w:tab/>
      <w:t xml:space="preserve">                                      </w:t>
      <w:tab/>
      <w:t xml:space="preserve">   Jasleen Grewal | jgrewal@bcgsc.ca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b/>
        <w:rFonts w:ascii="Times New Roman" w:hAnsi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lowerRoman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/>
        <w:rFonts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4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4"/>
        <w:szCs w:val="24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67fd1"/>
    <w:pPr>
      <w:widowControl/>
      <w:bidi w:val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f568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f5684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47fc3"/>
    <w:rPr>
      <w:rFonts w:ascii="Lucida Grande" w:hAnsi="Lucida Grande" w:cs="Lucida Grande"/>
      <w:sz w:val="18"/>
      <w:szCs w:val="18"/>
    </w:rPr>
  </w:style>
  <w:style w:type="character" w:styleId="InternetLink">
    <w:name w:val="Internet Link"/>
    <w:basedOn w:val="DefaultParagraphFont"/>
    <w:uiPriority w:val="99"/>
    <w:unhideWhenUsed/>
    <w:rsid w:val="006a550f"/>
    <w:rPr>
      <w:color w:val="0000FF" w:themeColor="hyperlink"/>
      <w:u w:val="single"/>
    </w:rPr>
  </w:style>
  <w:style w:type="character" w:styleId="ListLabel1">
    <w:name w:val="ListLabel 1"/>
    <w:qFormat/>
    <w:rPr>
      <w:rFonts w:ascii="Times New Roman" w:hAnsi="Times New Roman"/>
      <w:b/>
    </w:rPr>
  </w:style>
  <w:style w:type="character" w:styleId="ListLabel2">
    <w:name w:val="ListLabel 2"/>
    <w:qFormat/>
    <w:rPr>
      <w:rFonts w:ascii="Times New Roman" w:hAnsi="Times New Roman" w:eastAsia="ＭＳ 明朝" w:cs="Times New Roman"/>
      <w:b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ascii="Times New Roman" w:hAnsi="Times New Roman" w:cs="Times New Roman"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0f5684"/>
    <w:pPr>
      <w:tabs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0f5684"/>
    <w:pPr>
      <w:tabs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uiPriority w:val="34"/>
    <w:qFormat/>
    <w:rsid w:val="000f5684"/>
    <w:pPr>
      <w:spacing w:before="0" w:after="0"/>
      <w:ind w:left="720" w:hanging="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47fc3"/>
    <w:pPr/>
    <w:rPr>
      <w:rFonts w:ascii="Lucida Grande" w:hAnsi="Lucida Grande" w:cs="Lucida Grande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rmarkdown.rstudio.com/articles_intro.html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4001</TotalTime>
  <Application>LibreOffice/6.0.3.2$Linux_X86_64 LibreOffice_project/00m0$Build-2</Application>
  <Pages>4</Pages>
  <Words>602</Words>
  <Characters>3149</Characters>
  <CharactersWithSpaces>3741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2017-10-16T21:36:00Z</dcterms:created>
  <dc:creator>Jasleen Grewal</dc:creator>
  <dc:description/>
  <dc:language>en-CA</dc:language>
  <cp:lastModifiedBy/>
  <dcterms:modified xsi:type="dcterms:W3CDTF">2018-09-24T10:28:31Z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